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8F877" w14:textId="769AF1EB" w:rsidR="00A412D2" w:rsidRDefault="00A412D2" w:rsidP="00B0057B">
      <w:pPr>
        <w:pStyle w:val="Heading1"/>
        <w:rPr>
          <w:ins w:id="0" w:author="Elizabeth" w:date="2023-10-31T14:50:00Z"/>
        </w:rPr>
      </w:pPr>
      <w:ins w:id="1" w:author="Elizabeth" w:date="2023-10-31T14:49:00Z">
        <w:r>
          <w:t>Dear Victor,</w:t>
        </w:r>
      </w:ins>
    </w:p>
    <w:p w14:paraId="313FAE8C" w14:textId="2C8A152B" w:rsidR="00A412D2" w:rsidRDefault="00A412D2" w:rsidP="00A412D2">
      <w:pPr>
        <w:rPr>
          <w:ins w:id="2" w:author="Elizabeth" w:date="2023-10-31T14:51:00Z"/>
        </w:rPr>
      </w:pPr>
      <w:ins w:id="3" w:author="Elizabeth" w:date="2023-10-31T14:50:00Z">
        <w:r>
          <w:t xml:space="preserve">Thank you for bringing your paper to the Writers Workshop! I hope we can get you in for a synchronous appointment sometime. Your paper is largely very clean, </w:t>
        </w:r>
        <w:r w:rsidR="00877A2C">
          <w:t>logical, and well-organized. There were only a few places where I felt conf</w:t>
        </w:r>
      </w:ins>
      <w:ins w:id="4" w:author="Elizabeth" w:date="2023-10-31T14:51:00Z">
        <w:r w:rsidR="00877A2C">
          <w:t xml:space="preserve">used, and I noted these in the marginal comments (with the rest of my reader response!). </w:t>
        </w:r>
      </w:ins>
      <w:ins w:id="5" w:author="Elizabeth" w:date="2023-10-31T14:53:00Z">
        <w:r w:rsidR="00877A2C">
          <w:t>I know you were most concerned regarding</w:t>
        </w:r>
      </w:ins>
      <w:ins w:id="6" w:author="Elizabeth" w:date="2023-10-31T14:54:00Z">
        <w:r w:rsidR="00877A2C">
          <w:t xml:space="preserve"> your hypothesis, structure, and transitions, and I did not see any glaring issues within any of these categories. That said,</w:t>
        </w:r>
      </w:ins>
      <w:ins w:id="7" w:author="Elizabeth" w:date="2023-10-31T14:51:00Z">
        <w:r w:rsidR="00877A2C">
          <w:t xml:space="preserve"> I have a few suggestions overall:</w:t>
        </w:r>
      </w:ins>
    </w:p>
    <w:p w14:paraId="6FDEC485" w14:textId="1BD1AF90" w:rsidR="00877A2C" w:rsidRDefault="00877A2C" w:rsidP="00877A2C">
      <w:pPr>
        <w:pStyle w:val="ListParagraph"/>
        <w:numPr>
          <w:ilvl w:val="0"/>
          <w:numId w:val="1"/>
        </w:numPr>
        <w:rPr>
          <w:ins w:id="8" w:author="Elizabeth" w:date="2023-10-31T14:52:00Z"/>
        </w:rPr>
      </w:pPr>
      <w:ins w:id="9" w:author="Elizabeth" w:date="2023-10-31T14:51:00Z">
        <w:r>
          <w:t xml:space="preserve">If you have time during future revisions, I </w:t>
        </w:r>
        <w:proofErr w:type="gramStart"/>
        <w:r>
          <w:t>would</w:t>
        </w:r>
        <w:proofErr w:type="gramEnd"/>
        <w:r>
          <w:t xml:space="preserve"> </w:t>
        </w:r>
      </w:ins>
      <w:ins w:id="10" w:author="Elizabeth" w:date="2023-10-31T14:52:00Z">
        <w:r>
          <w:t>really recommend defining your terms earlier in the introduction rather than on the last few pages of it. (</w:t>
        </w:r>
        <w:proofErr w:type="gramStart"/>
        <w:r>
          <w:t>i.e.</w:t>
        </w:r>
        <w:proofErr w:type="gramEnd"/>
        <w:r>
          <w:t xml:space="preserve"> “</w:t>
        </w:r>
        <w:proofErr w:type="spellStart"/>
        <w:r>
          <w:t>supersire</w:t>
        </w:r>
        <w:proofErr w:type="spellEnd"/>
        <w:r>
          <w:t>,” etc.)</w:t>
        </w:r>
      </w:ins>
    </w:p>
    <w:p w14:paraId="5648E235" w14:textId="4B329A83" w:rsidR="00877A2C" w:rsidRDefault="00877A2C" w:rsidP="00877A2C">
      <w:pPr>
        <w:pStyle w:val="ListParagraph"/>
        <w:numPr>
          <w:ilvl w:val="0"/>
          <w:numId w:val="1"/>
        </w:numPr>
        <w:rPr>
          <w:ins w:id="11" w:author="Elizabeth" w:date="2023-10-31T14:54:00Z"/>
        </w:rPr>
      </w:pPr>
      <w:ins w:id="12" w:author="Elizabeth" w:date="2023-10-31T14:52:00Z">
        <w:r>
          <w:t xml:space="preserve">I would also recommend </w:t>
        </w:r>
      </w:ins>
      <w:ins w:id="13" w:author="Elizabeth" w:date="2023-10-31T14:53:00Z">
        <w:r>
          <w:t>making a nod earlier in the paper to the link between inbreeding and cost.</w:t>
        </w:r>
      </w:ins>
    </w:p>
    <w:p w14:paraId="6F5E7EF6" w14:textId="55041384" w:rsidR="00877A2C" w:rsidRDefault="00877A2C" w:rsidP="00877A2C">
      <w:pPr>
        <w:pStyle w:val="ListParagraph"/>
        <w:numPr>
          <w:ilvl w:val="0"/>
          <w:numId w:val="1"/>
        </w:numPr>
        <w:rPr>
          <w:ins w:id="14" w:author="Elizabeth" w:date="2023-10-31T14:55:00Z"/>
        </w:rPr>
      </w:pPr>
      <w:ins w:id="15" w:author="Elizabeth" w:date="2023-10-31T14:54:00Z">
        <w:r>
          <w:t>Break up run-on sentences – this will keep your meaning from being buried in ex</w:t>
        </w:r>
      </w:ins>
      <w:ins w:id="16" w:author="Elizabeth" w:date="2023-10-31T14:55:00Z">
        <w:r>
          <w:t>tra clauses and conjunctions.</w:t>
        </w:r>
      </w:ins>
    </w:p>
    <w:p w14:paraId="186D820D" w14:textId="18424733" w:rsidR="00877A2C" w:rsidRDefault="00877A2C" w:rsidP="00877A2C">
      <w:pPr>
        <w:rPr>
          <w:ins w:id="17" w:author="Elizabeth" w:date="2023-10-31T14:55:00Z"/>
        </w:rPr>
      </w:pPr>
      <w:ins w:id="18" w:author="Elizabeth" w:date="2023-10-31T14:55:00Z">
        <w:r>
          <w:t xml:space="preserve">Thanks again for bringing this to the Writers Workshop – it’s </w:t>
        </w:r>
        <w:proofErr w:type="gramStart"/>
        <w:r>
          <w:t>a really interesting</w:t>
        </w:r>
        <w:proofErr w:type="gramEnd"/>
        <w:r>
          <w:t xml:space="preserve"> paper and I’d be happy to work with you on it further.</w:t>
        </w:r>
      </w:ins>
    </w:p>
    <w:p w14:paraId="4E8166A4" w14:textId="50E22571" w:rsidR="00877A2C" w:rsidRDefault="00877A2C" w:rsidP="00877A2C">
      <w:pPr>
        <w:rPr>
          <w:ins w:id="19" w:author="Elizabeth" w:date="2023-10-31T14:55:00Z"/>
        </w:rPr>
      </w:pPr>
      <w:ins w:id="20" w:author="Elizabeth" w:date="2023-10-31T14:55:00Z">
        <w:r>
          <w:t>Happy Writing!</w:t>
        </w:r>
      </w:ins>
    </w:p>
    <w:p w14:paraId="0EC33CBE" w14:textId="3A48FED9" w:rsidR="00877A2C" w:rsidRPr="00A412D2" w:rsidRDefault="00877A2C">
      <w:pPr>
        <w:rPr>
          <w:ins w:id="21" w:author="Elizabeth" w:date="2023-10-31T14:49:00Z"/>
        </w:rPr>
        <w:pPrChange w:id="22" w:author="Elizabeth" w:date="2023-10-31T14:55:00Z">
          <w:pPr>
            <w:pStyle w:val="Heading1"/>
          </w:pPr>
        </w:pPrChange>
      </w:pPr>
      <w:ins w:id="23" w:author="Elizabeth" w:date="2023-10-31T14:55:00Z">
        <w:r>
          <w:t>Liz</w:t>
        </w:r>
      </w:ins>
    </w:p>
    <w:p w14:paraId="58B61602" w14:textId="29399EAC" w:rsidR="00B0057B" w:rsidRDefault="00B0057B" w:rsidP="00B0057B">
      <w:pPr>
        <w:pStyle w:val="Heading1"/>
      </w:pPr>
      <w:r>
        <w:t>Introduction</w:t>
      </w:r>
    </w:p>
    <w:p w14:paraId="5D238157" w14:textId="77777777" w:rsidR="00B0057B" w:rsidRDefault="00B0057B" w:rsidP="00B0057B"/>
    <w:p w14:paraId="1478EBDC" w14:textId="128B50D3" w:rsidR="00767E7B" w:rsidRDefault="00767E7B" w:rsidP="00B0057B">
      <w:r w:rsidRPr="00767E7B">
        <w:t xml:space="preserve">This article investigates the consequences of a technological innovation: genomic selection for bulls. This new technology increased the productivity of the dairy industry as soon as it was introduced. Animal breeders and genetics companies can identify which bulls have the highest productivity and transmit it to their offspring, thus increasing the productivity of the next generation of animals. But it also had a negative consequence: increased inbreeding rates due to breeders mating more closely related animals to undercut each other and ensure a higher market share. Inbreeding is a negative externality inflicted by breeders on themselves by pursuing short-term gains in genetic performance at the cost of reducing the diversity of the gene pool. We want to uncover the causal mechanism that fuels increased inbreeding rates and creates a significant cost to the American dairy industry. Are breeders mating more heavily on famous lines? If this is the case, we should see higher inbreeding rates in animals from those well-established families than in other less famous lines. This article shows that a more intense competition to supply high-quality genetics led to higher inbreeding rates and, thus, to billions of dollars of cost for the American dairy </w:t>
      </w:r>
      <w:commentRangeStart w:id="24"/>
      <w:r w:rsidRPr="00767E7B">
        <w:t>industry</w:t>
      </w:r>
      <w:commentRangeEnd w:id="24"/>
      <w:r w:rsidR="00FD302D">
        <w:rPr>
          <w:rStyle w:val="CommentReference"/>
        </w:rPr>
        <w:commentReference w:id="24"/>
      </w:r>
      <w:r w:rsidRPr="00767E7B">
        <w:t>.</w:t>
      </w:r>
    </w:p>
    <w:p w14:paraId="737E4EF1" w14:textId="2D2E8CF1" w:rsidR="00767E7B" w:rsidRDefault="00767E7B" w:rsidP="00B0057B">
      <w:r w:rsidRPr="00767E7B">
        <w:t xml:space="preserve">Genomic selection was expected to help animal breeders identify the best sires since it allows for a more accurate estimation of genetic traits. This greater accuracy would enable breeders to ``discover" new potentially high-performing sires independent of their ancestry, but the opposite happened. This is the consequence of </w:t>
      </w:r>
      <w:r>
        <w:t>“</w:t>
      </w:r>
      <w:r w:rsidRPr="00767E7B">
        <w:t>brand loyalty</w:t>
      </w:r>
      <w:r>
        <w:t xml:space="preserve">” </w:t>
      </w:r>
      <w:r w:rsidRPr="00767E7B">
        <w:t xml:space="preserve">towards famous bull families from dairy farmers </w:t>
      </w:r>
      <w:commentRangeStart w:id="25"/>
      <w:r w:rsidRPr="00767E7B">
        <w:t>who are confronted with an expanding variety of animals to choose from.</w:t>
      </w:r>
      <w:commentRangeEnd w:id="25"/>
      <w:r w:rsidR="00FD302D">
        <w:rPr>
          <w:rStyle w:val="CommentReference"/>
        </w:rPr>
        <w:commentReference w:id="25"/>
      </w:r>
    </w:p>
    <w:p w14:paraId="47468797" w14:textId="7E973A48" w:rsidR="00767E7B" w:rsidRDefault="00767E7B" w:rsidP="00B0057B">
      <w:commentRangeStart w:id="26"/>
      <w:r w:rsidRPr="00767E7B">
        <w:lastRenderedPageBreak/>
        <w:t>Inbreeding leads to a higher prevalence of deleterious genetic conditions that inflict a very high cost on the dairy industry.</w:t>
      </w:r>
      <w:commentRangeEnd w:id="26"/>
      <w:r w:rsidR="00FD302D">
        <w:rPr>
          <w:rStyle w:val="CommentReference"/>
        </w:rPr>
        <w:commentReference w:id="26"/>
      </w:r>
      <w:r w:rsidRPr="00767E7B">
        <w:t xml:space="preserve"> Genomic selection could have helped breeders find more productive genetic resources outside their gene pool. </w:t>
      </w:r>
      <w:commentRangeStart w:id="27"/>
      <w:r w:rsidRPr="00767E7B">
        <w:t>However, it had the opposite effect since the incentive mechanism that breeders face makes them compete to supply the most productive bulls since dairy farmers only pay for those animals since their profits are a function of the productivity of their cows.</w:t>
      </w:r>
      <w:commentRangeEnd w:id="27"/>
      <w:r w:rsidR="00FD302D">
        <w:rPr>
          <w:rStyle w:val="CommentReference"/>
        </w:rPr>
        <w:commentReference w:id="27"/>
      </w:r>
    </w:p>
    <w:p w14:paraId="0916106C" w14:textId="2CE93603" w:rsidR="00767E7B" w:rsidRDefault="00767E7B" w:rsidP="00B0057B">
      <w:r w:rsidRPr="00767E7B">
        <w:t xml:space="preserve">Is it the case that breeders are mating more heavily on famous lines? If this is the case, we should see higher inbreeding rates in animals from those well-established families than in other less famous lines. </w:t>
      </w:r>
      <w:commentRangeStart w:id="28"/>
      <w:r w:rsidRPr="00767E7B">
        <w:t xml:space="preserve">Genomic selection was expected to help animal breeders identify the best sires since it allows for a more accurate estimation of genetic traits. This greater accuracy would enable breeders to </w:t>
      </w:r>
      <w:r>
        <w:t>“</w:t>
      </w:r>
      <w:r w:rsidRPr="00767E7B">
        <w:t>discover</w:t>
      </w:r>
      <w:r>
        <w:t>”</w:t>
      </w:r>
      <w:r w:rsidRPr="00767E7B">
        <w:t xml:space="preserve"> new potentially high-performing sires independent of their ancestry.</w:t>
      </w:r>
      <w:commentRangeEnd w:id="28"/>
      <w:r w:rsidR="00FD302D">
        <w:rPr>
          <w:rStyle w:val="CommentReference"/>
        </w:rPr>
        <w:commentReference w:id="28"/>
      </w:r>
    </w:p>
    <w:p w14:paraId="282C93E7" w14:textId="086CAED1" w:rsidR="00767E7B" w:rsidRDefault="00767E7B" w:rsidP="00B0057B">
      <w:r w:rsidRPr="00767E7B">
        <w:t xml:space="preserve">Genomic selection has the opposite effect; it helps breeders identify a highly productive bull when the animal is born so it can be marketed as soon as it reaches sexual maturity (one year old versus four to five years with traditional selection.) Genomic selection increased the genetic gains per year due to shortened generation intervals but also led to increased competition in the animal genetics industry; firms that supply bull genetics are under higher pressure to offer more </w:t>
      </w:r>
      <w:r>
        <w:t>“</w:t>
      </w:r>
      <w:r w:rsidRPr="00767E7B">
        <w:t>efficient</w:t>
      </w:r>
      <w:r>
        <w:t>”</w:t>
      </w:r>
      <w:r w:rsidRPr="00767E7B">
        <w:t xml:space="preserve"> bulls. The most common way to breed a highly productive sire is through linebreeding, mating two related animals that are descendants of a famous sire. </w:t>
      </w:r>
      <w:commentRangeStart w:id="29"/>
      <w:r w:rsidRPr="00767E7B">
        <w:t>A consequence of the pervasive use of line breeding, the effective population size</w:t>
      </w:r>
      <w:r>
        <w:rPr>
          <w:rStyle w:val="FootnoteReference"/>
        </w:rPr>
        <w:footnoteReference w:id="1"/>
      </w:r>
      <w:r w:rsidRPr="00767E7B">
        <w:t xml:space="preserve"> of bulls is at a historic low ranging from 43 to 66 animals</w:t>
      </w:r>
      <w:commentRangeEnd w:id="29"/>
      <w:r w:rsidR="00FD302D">
        <w:rPr>
          <w:rStyle w:val="CommentReference"/>
        </w:rPr>
        <w:commentReference w:id="29"/>
      </w:r>
      <w:r w:rsidRPr="00767E7B">
        <w:t>.</w:t>
      </w:r>
    </w:p>
    <w:p w14:paraId="0EF4DF95" w14:textId="4C7B3BA0" w:rsidR="00B0057B" w:rsidRDefault="00B0057B" w:rsidP="00B0057B">
      <w:r>
        <w:t xml:space="preserve">Now all animals are, on average, more related to each other due to the pervasive use of linebreeding (Cole, 2019). According to the Holstein Association of the United States, each additional percent point of </w:t>
      </w:r>
      <w:commentRangeStart w:id="30"/>
      <w:r>
        <w:t>inbreeding rate leads to a $23 revenue loss per cow. We estimate that increased inbreeding has led to around one billion dollars of losses for the industry annually since 2012.</w:t>
      </w:r>
      <w:commentRangeEnd w:id="30"/>
      <w:r w:rsidR="001A7323">
        <w:rPr>
          <w:rStyle w:val="CommentReference"/>
        </w:rPr>
        <w:commentReference w:id="30"/>
      </w:r>
    </w:p>
    <w:p w14:paraId="11943092" w14:textId="7BCF1BB8" w:rsidR="00B0057B" w:rsidRDefault="00B0057B" w:rsidP="00B0057B">
      <w:r>
        <w:t xml:space="preserve">This article fills a critical gap in the literature; there are no other papers that analyze inbreeding as a </w:t>
      </w:r>
      <w:r w:rsidRPr="00B0057B">
        <w:rPr>
          <w:b/>
          <w:bCs/>
        </w:rPr>
        <w:t>network externality</w:t>
      </w:r>
      <w:r>
        <w:t xml:space="preserve"> (Liebowitz and Margolis, 1994), (Katz and Shapiro, 1985), where companies enjoy the benefits (faster genetic gains) and suffer the costs (decreased fertility caused by the increased frequency of deleterious mutations) from changes in the</w:t>
      </w:r>
      <w:r w:rsidR="00A67730">
        <w:t xml:space="preserve"> number of firms that adopt the same line</w:t>
      </w:r>
      <w:r>
        <w:t xml:space="preserve">. In this case, the pedigree (relatedness) is the force that binds all the nodes in the network, where two animals are part of the same network (line) if they descend from the same ancestor. Similarly, all articles that analyze the market for cattle genetics, such as Kerr (1984), Melton et Al. (1994), Richards and Jeffrey (1996) or Schroeder et </w:t>
      </w:r>
      <w:ins w:id="31" w:author="Matresse, Elizabeth Marie" w:date="2023-10-31T14:31:00Z">
        <w:r w:rsidR="001A7323">
          <w:t>a</w:t>
        </w:r>
      </w:ins>
      <w:del w:id="32" w:author="Matresse, Elizabeth Marie" w:date="2023-10-31T14:31:00Z">
        <w:r w:rsidDel="001A7323">
          <w:delText>A</w:delText>
        </w:r>
      </w:del>
      <w:r>
        <w:t xml:space="preserve">l. (1992) study cattle as a closed system and their objective </w:t>
      </w:r>
      <w:proofErr w:type="gramStart"/>
      <w:r>
        <w:t>was</w:t>
      </w:r>
      <w:proofErr w:type="gramEnd"/>
      <w:r>
        <w:t xml:space="preserve"> to determine what </w:t>
      </w:r>
      <w:del w:id="33" w:author="Matresse, Elizabeth Marie" w:date="2023-10-31T14:31:00Z">
        <w:r w:rsidDel="001A7323">
          <w:delText xml:space="preserve">are </w:delText>
        </w:r>
      </w:del>
      <w:r>
        <w:t xml:space="preserve">the implicit prices </w:t>
      </w:r>
      <w:ins w:id="34" w:author="Matresse, Elizabeth Marie" w:date="2023-10-31T14:32:00Z">
        <w:r w:rsidR="001A7323">
          <w:t xml:space="preserve">are </w:t>
        </w:r>
      </w:ins>
      <w:r>
        <w:t xml:space="preserve">of each genetic trait using hedonic methods. These early papers then focus on the decisions taken by individual breeders or dairy farmers without paying attention to their broader </w:t>
      </w:r>
      <w:commentRangeStart w:id="35"/>
      <w:r>
        <w:t>impact</w:t>
      </w:r>
      <w:commentRangeEnd w:id="35"/>
      <w:r w:rsidR="001A7323">
        <w:rPr>
          <w:rStyle w:val="CommentReference"/>
        </w:rPr>
        <w:commentReference w:id="35"/>
      </w:r>
      <w:r>
        <w:t>.</w:t>
      </w:r>
    </w:p>
    <w:p w14:paraId="7D1809C2" w14:textId="0487A1A4" w:rsidR="00B0057B" w:rsidRDefault="00B0057B" w:rsidP="00B0057B">
      <w:r>
        <w:t xml:space="preserve">Inbreeding depression is a negative externality because it is an external cost that genetics companies inflict upon each other because of breeding more closely related bulls. In this case, the profits of genetics companies are a function of the trait levels of the animals they produce but also depend on the degree of relatedness of bulls to each other. The more genetic companies generate into a family of animals (also known as a “line”), the higher the likelihood of observing inbreeding depression in the next generation. The most important policy implication of this article is that we can use one or several </w:t>
      </w:r>
      <w:r>
        <w:lastRenderedPageBreak/>
        <w:t xml:space="preserve">solutions from the economics “toolbox” to fix the issue, such as </w:t>
      </w:r>
      <w:proofErr w:type="spellStart"/>
      <w:r>
        <w:t>Pigovian</w:t>
      </w:r>
      <w:proofErr w:type="spellEnd"/>
      <w:r>
        <w:t xml:space="preserve"> taxes on breeders who supply highly inbred bulls or governmental regulations to keep inbreeding levels below a certain </w:t>
      </w:r>
      <w:commentRangeStart w:id="36"/>
      <w:r>
        <w:t>threshold</w:t>
      </w:r>
      <w:commentRangeEnd w:id="36"/>
      <w:r w:rsidR="001A7323">
        <w:rPr>
          <w:rStyle w:val="CommentReference"/>
        </w:rPr>
        <w:commentReference w:id="36"/>
      </w:r>
      <w:r>
        <w:t>.</w:t>
      </w:r>
    </w:p>
    <w:p w14:paraId="1E3B4493" w14:textId="77777777" w:rsidR="00B0057B" w:rsidRDefault="00B0057B" w:rsidP="00B0057B"/>
    <w:p w14:paraId="62C280DC" w14:textId="504475D5" w:rsidR="00B0057B" w:rsidRDefault="00B0057B" w:rsidP="00B0057B">
      <w:pPr>
        <w:pStyle w:val="Heading1"/>
      </w:pPr>
      <w:r>
        <w:t>Conceptual Framework</w:t>
      </w:r>
    </w:p>
    <w:p w14:paraId="5AD6605F" w14:textId="77777777" w:rsidR="00B0057B" w:rsidRDefault="00B0057B" w:rsidP="00B0057B"/>
    <w:p w14:paraId="31975EA9" w14:textId="49CEAB22" w:rsidR="00B0057B" w:rsidRDefault="00B0057B" w:rsidP="00B0057B">
      <w:r>
        <w:t>Selective breeding has been practiced since prehistoric times. However, the discovery of inheritance mechanisms and genetics in the 19</w:t>
      </w:r>
      <w:r w:rsidRPr="00B0057B">
        <w:rPr>
          <w:vertAlign w:val="superscript"/>
        </w:rPr>
        <w:t>th</w:t>
      </w:r>
      <w:r>
        <w:t xml:space="preserve"> and 20</w:t>
      </w:r>
      <w:del w:id="37" w:author="Matresse, Elizabeth Marie" w:date="2023-10-31T14:06:00Z">
        <w:r w:rsidRPr="00B0057B" w:rsidDel="00526D1F">
          <w:rPr>
            <w:vertAlign w:val="superscript"/>
          </w:rPr>
          <w:delText xml:space="preserve"> </w:delText>
        </w:r>
      </w:del>
      <w:r w:rsidRPr="00B0057B">
        <w:rPr>
          <w:vertAlign w:val="superscript"/>
        </w:rPr>
        <w:t>th</w:t>
      </w:r>
      <w:r>
        <w:t xml:space="preserve"> centuries allowed breeders to identify the link between desired traits in animals and their inheritance mechanisms (Lush, 1937). From an economic standpoint, an animal breeder supplies a product (animal genetics), an inseparable bundle of traits embodied in a single animal. To produce such an animal, the breeder combines a set of inputs that can be split into two groups: a series of inputs exogenously supplied by the producer (labor, feed, capital, veterinary services) and a series of inputs embodied in the animal (traits.) Those inputs are combined on a production function subject to the prices of exogenous inputs (observed) and genetic inputs, whose prices are implicit but can be estimated based on the price paid for a bull's genetics using the hedonic </w:t>
      </w:r>
      <w:commentRangeStart w:id="38"/>
      <w:r>
        <w:t xml:space="preserve">approach </w:t>
      </w:r>
      <w:commentRangeEnd w:id="38"/>
      <w:r w:rsidR="001A7323">
        <w:rPr>
          <w:rStyle w:val="CommentReference"/>
        </w:rPr>
        <w:commentReference w:id="38"/>
      </w:r>
      <w:r w:rsidR="004D1E53">
        <w:t>(</w:t>
      </w:r>
      <w:r>
        <w:t>Schroeder</w:t>
      </w:r>
      <w:r w:rsidR="004D1E53">
        <w:t xml:space="preserve"> et Al., </w:t>
      </w:r>
      <w:r>
        <w:t>1992</w:t>
      </w:r>
      <w:r w:rsidR="004D1E53">
        <w:t>)</w:t>
      </w:r>
      <w:r>
        <w:t xml:space="preserve">, </w:t>
      </w:r>
      <w:r w:rsidR="004D1E53">
        <w:t>(</w:t>
      </w:r>
      <w:r>
        <w:t>Sy</w:t>
      </w:r>
      <w:r w:rsidR="004D1E53">
        <w:t xml:space="preserve"> and </w:t>
      </w:r>
      <w:proofErr w:type="spellStart"/>
      <w:r w:rsidR="004D1E53">
        <w:t>Faminow</w:t>
      </w:r>
      <w:proofErr w:type="spellEnd"/>
      <w:r w:rsidR="004D1E53">
        <w:t xml:space="preserve">, </w:t>
      </w:r>
      <w:r>
        <w:t>1997</w:t>
      </w:r>
      <w:r w:rsidR="004D1E53">
        <w:t>)</w:t>
      </w:r>
      <w:r>
        <w:t>.</w:t>
      </w:r>
    </w:p>
    <w:p w14:paraId="729690D9" w14:textId="27DCEE68" w:rsidR="00B0057B" w:rsidRDefault="00B0057B" w:rsidP="00B0057B">
      <w:r>
        <w:t>Melton</w:t>
      </w:r>
      <w:r w:rsidR="004D1E53">
        <w:t xml:space="preserve"> et Al. (1979, 1994) </w:t>
      </w:r>
      <w:r>
        <w:t xml:space="preserve">add an additional element: breeders are paid based on the (positive) deviation of the trait levels of their bulls relative to the population average. Breeders </w:t>
      </w:r>
      <w:r w:rsidR="004D1E53">
        <w:t>compete</w:t>
      </w:r>
      <w:r>
        <w:t xml:space="preserve"> to maximize profits; to do so, they will attempt to release into the market bulls with the highest possible trait values. Dairy farmers demand genetics to improve their productivity in the next period by choosing the bulls with the best characteristics. However, the traits that constitute an animal are marketed as a "bundle" of traits embedded in each animal. In other words, dairy farmers are only interested in the productivity of their cows because their profits depend on it; they are not directly interested in how inbred their cows are; therefore, </w:t>
      </w:r>
      <w:commentRangeStart w:id="39"/>
      <w:r>
        <w:t>inbreeding rates do not have a price</w:t>
      </w:r>
      <w:commentRangeEnd w:id="39"/>
      <w:r w:rsidR="001A7323">
        <w:rPr>
          <w:rStyle w:val="CommentReference"/>
        </w:rPr>
        <w:commentReference w:id="39"/>
      </w:r>
      <w:r>
        <w:t>.</w:t>
      </w:r>
    </w:p>
    <w:p w14:paraId="4C4CD27B" w14:textId="3FA9C676" w:rsidR="00B0057B" w:rsidRDefault="00B0057B" w:rsidP="00B0057B">
      <w:r w:rsidRPr="004D1E53">
        <w:rPr>
          <w:b/>
          <w:bCs/>
        </w:rPr>
        <w:t>Inbreeding</w:t>
      </w:r>
      <w:r>
        <w:t xml:space="preserve"> is the mating of individuals more closely related to each other than the average for the population</w:t>
      </w:r>
      <w:r w:rsidR="004D1E53">
        <w:t xml:space="preserve"> (</w:t>
      </w:r>
      <w:r>
        <w:t>Bourdon</w:t>
      </w:r>
      <w:r w:rsidR="004D1E53">
        <w:t xml:space="preserve">, </w:t>
      </w:r>
      <w:r>
        <w:t>2000</w:t>
      </w:r>
      <w:r w:rsidR="004D1E53">
        <w:t>, p. 337)</w:t>
      </w:r>
      <w:r>
        <w:t xml:space="preserve">. In the case of dairy cattle, the objective of mating a bull with a cow that is, to a degree, related is to preserve some of the characteristics of the bull or to help create a certain distance to a particular ancestor. Inbreeding has two consequences: first, it increases the likelihood that an animal's offspring will perform similarly to its ancestors; for example, if a particularly tall bull is mated with a related cow, its offspring will likely be taller than average because the genes that carry such trait are likely to be present in both parents. Second, it favors the expression of deleterious recessive alleles, since an animal carries two copies of a recessive gene from each parent, it is more likely to express any such traits than an outbred </w:t>
      </w:r>
      <w:commentRangeStart w:id="40"/>
      <w:r>
        <w:t>animal</w:t>
      </w:r>
      <w:commentRangeEnd w:id="40"/>
      <w:r w:rsidR="001A7323">
        <w:rPr>
          <w:rStyle w:val="CommentReference"/>
        </w:rPr>
        <w:commentReference w:id="40"/>
      </w:r>
      <w:r>
        <w:t>.</w:t>
      </w:r>
    </w:p>
    <w:p w14:paraId="6AA52C87" w14:textId="77777777" w:rsidR="00B0057B" w:rsidRDefault="00B0057B" w:rsidP="00B0057B"/>
    <w:p w14:paraId="6A52B73A" w14:textId="77777777" w:rsidR="004D1E53" w:rsidRDefault="004D1E53" w:rsidP="004D1E53">
      <w:pPr>
        <w:keepNext/>
      </w:pPr>
      <w:r>
        <w:rPr>
          <w:noProof/>
        </w:rPr>
        <w:lastRenderedPageBreak/>
        <w:drawing>
          <wp:inline distT="0" distB="0" distL="0" distR="0" wp14:anchorId="42AC411C" wp14:editId="204C57C8">
            <wp:extent cx="5943600" cy="3962400"/>
            <wp:effectExtent l="0" t="0" r="0" b="0"/>
            <wp:docPr id="1661650142" name="Picture 1" descr="A graph with a line and a line of the yea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50142" name="Picture 1" descr="A graph with a line and a line of the year&#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B73C939" w14:textId="6134A22A" w:rsidR="004D1E53" w:rsidRDefault="004D1E53" w:rsidP="004D1E53">
      <w:pPr>
        <w:pStyle w:val="Caption"/>
      </w:pPr>
      <w:r>
        <w:t xml:space="preserve">Figure </w:t>
      </w:r>
      <w:fldSimple w:instr=" SEQ Figure \* ARABIC ">
        <w:r w:rsidR="00236C47">
          <w:rPr>
            <w:noProof/>
          </w:rPr>
          <w:t>1</w:t>
        </w:r>
      </w:fldSimple>
      <w:r>
        <w:t xml:space="preserve">: </w:t>
      </w:r>
      <w:r w:rsidRPr="00D0756F">
        <w:t>Average Total Performance Index of Holstein bulls</w:t>
      </w:r>
    </w:p>
    <w:p w14:paraId="1335A0B3" w14:textId="375B92FA" w:rsidR="00B0057B" w:rsidRDefault="00147AE2" w:rsidP="00B0057B">
      <w:r>
        <w:t xml:space="preserve">Figure1 shows the close link between the </w:t>
      </w:r>
      <w:r w:rsidRPr="004D1E53">
        <w:rPr>
          <w:b/>
          <w:bCs/>
        </w:rPr>
        <w:t>Total Performance Index</w:t>
      </w:r>
      <w:r>
        <w:t xml:space="preserve"> (TPI), a weighted average of a series of genetic traits, and the average inbreeding rate. Genomic selection led to an immediate jump in the productivity index but to a lagged response in inbreeding rates because of the gestation length and time to reach maturity that originate the cattle cycle (Rosen et Al., 1994), breeding decisions in year</w:t>
      </w:r>
      <w:r w:rsidRPr="00091531">
        <w:rPr>
          <w:i/>
          <w:iCs/>
        </w:rPr>
        <w:t xml:space="preserve"> t</w:t>
      </w:r>
      <w:r>
        <w:t xml:space="preserve">, lead to a birth of a new calf in </w:t>
      </w:r>
      <w:r w:rsidRPr="00091531">
        <w:rPr>
          <w:i/>
          <w:iCs/>
        </w:rPr>
        <w:t>t+1</w:t>
      </w:r>
      <w:r>
        <w:t xml:space="preserve">, that will be released into the market in year </w:t>
      </w:r>
      <w:r w:rsidRPr="00091531">
        <w:rPr>
          <w:i/>
          <w:iCs/>
        </w:rPr>
        <w:t>t+2</w:t>
      </w:r>
      <w:r>
        <w:t xml:space="preserve">. </w:t>
      </w:r>
      <w:r w:rsidR="00B0057B">
        <w:t xml:space="preserve">The increment in the rate of change in hereditary traits caused by genomic selection can be decomposed into a set of components: heritability, selection intensity, and generation interval </w:t>
      </w:r>
      <w:r>
        <w:t>(</w:t>
      </w:r>
      <w:r w:rsidR="00B0057B">
        <w:t>Kerr</w:t>
      </w:r>
      <w:r>
        <w:t xml:space="preserve">, </w:t>
      </w:r>
      <w:commentRangeStart w:id="41"/>
      <w:r w:rsidR="00B0057B">
        <w:t>1984</w:t>
      </w:r>
      <w:commentRangeEnd w:id="41"/>
      <w:r w:rsidR="00A412D2">
        <w:rPr>
          <w:rStyle w:val="CommentReference"/>
        </w:rPr>
        <w:commentReference w:id="41"/>
      </w:r>
      <w:r>
        <w:t>)</w:t>
      </w:r>
      <w:r w:rsidR="00B0057B">
        <w:t>.</w:t>
      </w:r>
    </w:p>
    <w:p w14:paraId="0B62AFCC" w14:textId="76CC1165" w:rsidR="00B0057B" w:rsidRDefault="00147AE2" w:rsidP="00B0057B">
      <m:oMathPara>
        <m:oMath>
          <m:r>
            <m:rPr>
              <m:sty m:val="p"/>
            </m:rPr>
            <w:rPr>
              <w:rFonts w:ascii="Cambria Math" w:hAnsi="Cambria Math"/>
            </w:rPr>
            <w:br/>
          </m:r>
        </m:oMath>
        <m:oMath>
          <m:r>
            <w:rPr>
              <w:rFonts w:ascii="Cambria Math" w:hAnsi="Cambria Math"/>
            </w:rPr>
            <m:t xml:space="preserve">genetic improvement= </m:t>
          </m:r>
          <m:f>
            <m:fPr>
              <m:ctrlPr>
                <w:rPr>
                  <w:rFonts w:ascii="Cambria Math" w:hAnsi="Cambria Math"/>
                  <w:i/>
                </w:rPr>
              </m:ctrlPr>
            </m:fPr>
            <m:num>
              <m:r>
                <w:rPr>
                  <w:rFonts w:ascii="Cambria Math" w:hAnsi="Cambria Math"/>
                </w:rPr>
                <m:t>heritability×selection intensity×trait variance</m:t>
              </m:r>
            </m:num>
            <m:den>
              <m:r>
                <w:rPr>
                  <w:rFonts w:ascii="Cambria Math" w:hAnsi="Cambria Math"/>
                </w:rPr>
                <m:t>geneation interval</m:t>
              </m:r>
            </m:den>
          </m:f>
        </m:oMath>
      </m:oMathPara>
    </w:p>
    <w:p w14:paraId="7B6476C4" w14:textId="77777777" w:rsidR="00B0057B" w:rsidRDefault="00B0057B" w:rsidP="00B0057B"/>
    <w:p w14:paraId="5AD04513" w14:textId="2E48540A" w:rsidR="00B0057B" w:rsidRDefault="00B0057B" w:rsidP="00B0057B">
      <w:r>
        <w:t xml:space="preserve">Heritability is a population parameter specific to each trait that measures the strength of the relationship between the genetic traits of parents and their offspring, and so is the standard deviation of the observed trait values. Selection intensity is the differential in average trait values between selected animals and the general population at a given </w:t>
      </w:r>
      <w:commentRangeStart w:id="42"/>
      <w:r>
        <w:t>time</w:t>
      </w:r>
      <w:commentRangeEnd w:id="42"/>
      <w:r w:rsidR="00A412D2">
        <w:rPr>
          <w:rStyle w:val="CommentReference"/>
        </w:rPr>
        <w:commentReference w:id="42"/>
      </w:r>
      <w:r>
        <w:t xml:space="preserve">. </w:t>
      </w:r>
    </w:p>
    <w:p w14:paraId="4F2208CF" w14:textId="0B70A548" w:rsidR="00B0057B" w:rsidRDefault="00B0057B" w:rsidP="00B0057B">
      <w:commentRangeStart w:id="43"/>
      <w:r>
        <w:t xml:space="preserve">Selection intensity measures how </w:t>
      </w:r>
      <w:r w:rsidR="00236C47">
        <w:t>“</w:t>
      </w:r>
      <w:r>
        <w:t>choosy</w:t>
      </w:r>
      <w:r w:rsidR="00236C47">
        <w:t>”</w:t>
      </w:r>
      <w:r>
        <w:t xml:space="preserve"> breeders are in deciding which individuals are selected</w:t>
      </w:r>
      <w:commentRangeEnd w:id="43"/>
      <w:r w:rsidR="00A412D2">
        <w:rPr>
          <w:rStyle w:val="CommentReference"/>
        </w:rPr>
        <w:commentReference w:id="43"/>
      </w:r>
      <w:r>
        <w:t xml:space="preserve">; more intensity of selection means that only the </w:t>
      </w:r>
      <w:r w:rsidR="00236C47">
        <w:t>“</w:t>
      </w:r>
      <w:r>
        <w:t>best</w:t>
      </w:r>
      <w:r w:rsidR="00236C47">
        <w:t>”</w:t>
      </w:r>
      <w:r>
        <w:t xml:space="preserve"> animals (according to some criterion) are selected to have offspring. If animals were randomly selected, those magnitudes would not differ. The generation interval is the time required to replace one generation with the </w:t>
      </w:r>
      <w:r w:rsidR="00147AE2">
        <w:t>next:</w:t>
      </w:r>
      <w:r>
        <w:t xml:space="preserve"> the shorter the interval, the faster </w:t>
      </w:r>
      <w:r>
        <w:lastRenderedPageBreak/>
        <w:t xml:space="preserve">the genetic change. Genetic improvement is driven by two forces: selection intensity and generation interval. An increase in selectivity or a decrease in the generation interval increases genetic gains per </w:t>
      </w:r>
      <w:commentRangeStart w:id="44"/>
      <w:r>
        <w:t>generation</w:t>
      </w:r>
      <w:commentRangeEnd w:id="44"/>
      <w:r w:rsidR="00A412D2">
        <w:rPr>
          <w:rStyle w:val="CommentReference"/>
        </w:rPr>
        <w:commentReference w:id="44"/>
      </w:r>
      <w:r>
        <w:t>.</w:t>
      </w:r>
    </w:p>
    <w:p w14:paraId="67B8C311" w14:textId="7670BBF4" w:rsidR="00B0057B" w:rsidRDefault="00B0057B" w:rsidP="00B0057B">
      <w:r>
        <w:t xml:space="preserve">Before 2009, it took from one to five years for a bull </w:t>
      </w:r>
      <w:commentRangeStart w:id="45"/>
      <w:r w:rsidRPr="00A412D2">
        <w:rPr>
          <w:highlight w:val="yellow"/>
          <w:rPrChange w:id="46" w:author="Matresse, Elizabeth Marie" w:date="2023-10-31T14:45:00Z">
            <w:rPr/>
          </w:rPrChange>
        </w:rPr>
        <w:t>to give birth</w:t>
      </w:r>
      <w:commentRangeEnd w:id="45"/>
      <w:r w:rsidR="00A412D2">
        <w:rPr>
          <w:rStyle w:val="CommentReference"/>
        </w:rPr>
        <w:commentReference w:id="45"/>
      </w:r>
      <w:r>
        <w:t xml:space="preserve"> to a large enough number of daughters to test them for the presence of genetic traits such as milk, protein, or fat yields. With genomic testing, an animal can be tested as soon as it is born for the presence of specific traits </w:t>
      </w:r>
      <w:r w:rsidR="00236C47">
        <w:t>in</w:t>
      </w:r>
      <w:r>
        <w:t xml:space="preserve"> its genome. Consequently, the generation interval, the average age of parents when offspring are born </w:t>
      </w:r>
      <w:ins w:id="47" w:author="Matresse, Elizabeth Marie" w:date="2023-10-31T14:46:00Z">
        <w:r w:rsidR="00A412D2">
          <w:t>(</w:t>
        </w:r>
      </w:ins>
      <w:r>
        <w:t>Wiggans</w:t>
      </w:r>
      <w:r w:rsidR="00236C47">
        <w:t xml:space="preserve"> and Carrillo </w:t>
      </w:r>
      <w:del w:id="48" w:author="Matresse, Elizabeth Marie" w:date="2023-10-31T14:46:00Z">
        <w:r w:rsidR="00236C47" w:rsidDel="00A412D2">
          <w:delText>(</w:delText>
        </w:r>
      </w:del>
      <w:r>
        <w:t>2022</w:t>
      </w:r>
      <w:r w:rsidR="00236C47">
        <w:t>)</w:t>
      </w:r>
      <w:r>
        <w:t xml:space="preserve">, has decreased from around </w:t>
      </w:r>
      <w:r w:rsidR="00236C47">
        <w:t>five and a half</w:t>
      </w:r>
      <w:r>
        <w:t xml:space="preserve"> years to less than two years, close to the biological minimum. </w:t>
      </w:r>
    </w:p>
    <w:p w14:paraId="2F2E9999" w14:textId="77777777" w:rsidR="00236C47" w:rsidRDefault="00236C47" w:rsidP="00B0057B"/>
    <w:p w14:paraId="188BFB86" w14:textId="77777777" w:rsidR="00236C47" w:rsidRDefault="00236C47" w:rsidP="00236C47">
      <w:pPr>
        <w:keepNext/>
      </w:pPr>
      <w:r>
        <w:rPr>
          <w:noProof/>
        </w:rPr>
        <w:drawing>
          <wp:inline distT="0" distB="0" distL="0" distR="0" wp14:anchorId="3302C970" wp14:editId="6B38B8BA">
            <wp:extent cx="5943600" cy="3962400"/>
            <wp:effectExtent l="0" t="0" r="0" b="0"/>
            <wp:docPr id="2128753193" name="Picture 2" descr="A graph with a line and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53193" name="Picture 2" descr="A graph with a line and a line graph&#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1006398" w14:textId="3F505C53" w:rsidR="00236C47" w:rsidRDefault="00236C47" w:rsidP="00236C47">
      <w:pPr>
        <w:pStyle w:val="Caption"/>
      </w:pPr>
      <w:r>
        <w:t xml:space="preserve">Figure </w:t>
      </w:r>
      <w:fldSimple w:instr=" SEQ Figure \* ARABIC ">
        <w:r>
          <w:rPr>
            <w:noProof/>
          </w:rPr>
          <w:t>2</w:t>
        </w:r>
      </w:fldSimple>
      <w:r>
        <w:t xml:space="preserve">: </w:t>
      </w:r>
      <w:r w:rsidRPr="00B53712">
        <w:t>Average age at first proof for Holstein bulls</w:t>
      </w:r>
    </w:p>
    <w:p w14:paraId="36205A2A" w14:textId="77777777" w:rsidR="00B0057B" w:rsidRDefault="00B0057B" w:rsidP="00B0057B"/>
    <w:p w14:paraId="723B2DD2" w14:textId="77777777" w:rsidR="00B0057B" w:rsidRDefault="00B0057B" w:rsidP="00B0057B"/>
    <w:p w14:paraId="54508159" w14:textId="231F5FC9" w:rsidR="00B0057B" w:rsidRDefault="00B0057B" w:rsidP="00B0057B">
      <w:r>
        <w:t xml:space="preserve">The most important consequence of this shorter generation interval is the increase in genetic progress. Note that Figure </w:t>
      </w:r>
      <w:r w:rsidR="00236C47">
        <w:t xml:space="preserve">2 </w:t>
      </w:r>
      <w:r>
        <w:t xml:space="preserve">also shows that the number of </w:t>
      </w:r>
      <w:r w:rsidR="00236C47">
        <w:t>“A</w:t>
      </w:r>
      <w:r>
        <w:t>ctive</w:t>
      </w:r>
      <w:r w:rsidR="00236C47">
        <w:t>”</w:t>
      </w:r>
      <w:r>
        <w:t xml:space="preserve"> bulls has steadily decreased, and the wider confidence intervals for the average age reflect </w:t>
      </w:r>
      <w:commentRangeStart w:id="49"/>
      <w:r>
        <w:t>that</w:t>
      </w:r>
      <w:commentRangeEnd w:id="49"/>
      <w:r w:rsidR="00A412D2">
        <w:rPr>
          <w:rStyle w:val="CommentReference"/>
        </w:rPr>
        <w:commentReference w:id="49"/>
      </w:r>
      <w:r>
        <w:t>.</w:t>
      </w:r>
    </w:p>
    <w:p w14:paraId="20F2006A" w14:textId="665F4353" w:rsidR="00A05A23" w:rsidRDefault="00B0057B" w:rsidP="00DB7338">
      <w:r>
        <w:t xml:space="preserve">A key element of our analysis is the existence of what we call </w:t>
      </w:r>
      <w:r w:rsidR="00236C47">
        <w:t>“</w:t>
      </w:r>
      <w:proofErr w:type="spellStart"/>
      <w:r>
        <w:t>supersires</w:t>
      </w:r>
      <w:proofErr w:type="spellEnd"/>
      <w:r w:rsidR="00236C47">
        <w:t>”</w:t>
      </w:r>
      <w:r>
        <w:t xml:space="preserve">, high-prestige bulls who became the founders of lines (families). </w:t>
      </w:r>
      <w:r w:rsidR="002D44B8" w:rsidRPr="002D44B8">
        <w:t xml:space="preserve">The more genetics companies breed the same lines, the more </w:t>
      </w:r>
      <w:r w:rsidR="002D44B8" w:rsidRPr="002D44B8">
        <w:lastRenderedPageBreak/>
        <w:t xml:space="preserve">newborn bulls will be related to a specific ancestor, and the denser their networks will be. We define a bull as a </w:t>
      </w:r>
      <w:proofErr w:type="spellStart"/>
      <w:r w:rsidR="002D44B8" w:rsidRPr="002D44B8">
        <w:t>supersire</w:t>
      </w:r>
      <w:proofErr w:type="spellEnd"/>
      <w:r w:rsidR="002D44B8" w:rsidRPr="002D44B8">
        <w:t xml:space="preserve"> in terms of the size of its progeny, we have records of all male descendants</w:t>
      </w:r>
      <w:r w:rsidR="00215F74">
        <w:t xml:space="preserve"> from each sire</w:t>
      </w:r>
      <w:r w:rsidR="002D44B8" w:rsidRPr="002D44B8">
        <w:t xml:space="preserve"> that have been released on the dairy genetic market as sires. We can then identify which bulls have had the most significant number of sons; more precisely, a sire born between 1997 and 2007 is a </w:t>
      </w:r>
      <w:proofErr w:type="spellStart"/>
      <w:r w:rsidR="002D44B8" w:rsidRPr="002D44B8">
        <w:t>supersire</w:t>
      </w:r>
      <w:proofErr w:type="spellEnd"/>
      <w:r w:rsidR="002D44B8" w:rsidRPr="002D44B8">
        <w:t xml:space="preserve"> if the size of his progeny is on the 95</w:t>
      </w:r>
      <w:r w:rsidR="002D44B8" w:rsidRPr="002D44B8">
        <w:rPr>
          <w:vertAlign w:val="superscript"/>
        </w:rPr>
        <w:t>th</w:t>
      </w:r>
      <w:r w:rsidR="002D44B8">
        <w:t xml:space="preserve"> </w:t>
      </w:r>
      <w:r w:rsidR="002D44B8" w:rsidRPr="002D44B8">
        <w:t xml:space="preserve">percentile of its </w:t>
      </w:r>
      <w:commentRangeStart w:id="50"/>
      <w:r w:rsidR="002D44B8" w:rsidRPr="002D44B8">
        <w:t>distribution</w:t>
      </w:r>
      <w:commentRangeEnd w:id="50"/>
      <w:r w:rsidR="00A412D2">
        <w:rPr>
          <w:rStyle w:val="CommentReference"/>
        </w:rPr>
        <w:commentReference w:id="50"/>
      </w:r>
      <w:r w:rsidR="002D44B8" w:rsidRPr="002D44B8">
        <w:t>.</w:t>
      </w:r>
    </w:p>
    <w:p w14:paraId="59A37990" w14:textId="06E7234B" w:rsidR="00634589" w:rsidRDefault="00634589" w:rsidP="00DB7338">
      <w:r w:rsidRPr="00634589">
        <w:t xml:space="preserve">We test the hypothesis that genomic selection caused higher inbreeding rates by constructing a counterfactual line of bulls that possessed similar traits but were less popular at the introduction of genomics. We identify their descendants and respective inbreeding rates; we find that they increased disproportionately more for the descendants of </w:t>
      </w:r>
      <w:proofErr w:type="spellStart"/>
      <w:r w:rsidRPr="00634589">
        <w:t>supersires</w:t>
      </w:r>
      <w:commentRangeStart w:id="51"/>
      <w:proofErr w:type="spellEnd"/>
      <w:r w:rsidRPr="00634589">
        <w:t xml:space="preserve">. A likely explanation for this process is that genetics companies did not invest in the most productive bulls, but instead in the most famous lines to gain market share. </w:t>
      </w:r>
      <w:commentRangeEnd w:id="51"/>
      <w:r w:rsidR="00A412D2">
        <w:rPr>
          <w:rStyle w:val="CommentReference"/>
        </w:rPr>
        <w:commentReference w:id="51"/>
      </w:r>
      <w:r w:rsidRPr="00634589">
        <w:t xml:space="preserve">The more companies breed into those lines, the higher the inbreeding rate of the next generation of bulls. This leads to a deterioration of the expected traits of future generations of bulls and, thus, to significant losses for the dairy industry in terms of reduced </w:t>
      </w:r>
      <w:commentRangeStart w:id="52"/>
      <w:r w:rsidRPr="00634589">
        <w:t>productivity</w:t>
      </w:r>
      <w:commentRangeEnd w:id="52"/>
      <w:r w:rsidR="00A412D2">
        <w:rPr>
          <w:rStyle w:val="CommentReference"/>
        </w:rPr>
        <w:commentReference w:id="52"/>
      </w:r>
      <w:r w:rsidRPr="00634589">
        <w:t>.</w:t>
      </w:r>
    </w:p>
    <w:sectPr w:rsidR="0063458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4" w:author="Matresse, Elizabeth Marie" w:date="2023-10-31T14:20:00Z" w:initials="E">
    <w:p w14:paraId="3749E0FE" w14:textId="41B626AC" w:rsidR="00FD302D" w:rsidRDefault="00FD302D">
      <w:pPr>
        <w:pStyle w:val="CommentText"/>
      </w:pPr>
      <w:r>
        <w:rPr>
          <w:rStyle w:val="CommentReference"/>
        </w:rPr>
        <w:annotationRef/>
      </w:r>
      <w:r>
        <w:t xml:space="preserve">Hi Victor! I’ve read through the whole paper once and will now read through it again and leave comments/questions. </w:t>
      </w:r>
    </w:p>
    <w:p w14:paraId="04D27641" w14:textId="77777777" w:rsidR="00FD302D" w:rsidRDefault="00FD302D">
      <w:pPr>
        <w:pStyle w:val="CommentText"/>
      </w:pPr>
    </w:p>
    <w:p w14:paraId="1C216E96" w14:textId="06BBF44B" w:rsidR="00FD302D" w:rsidRDefault="00FD302D">
      <w:pPr>
        <w:pStyle w:val="CommentText"/>
      </w:pPr>
      <w:r>
        <w:t>To start – this first paragraph is very successful – I am a non-expert and I still completely followed your logic here.</w:t>
      </w:r>
    </w:p>
  </w:comment>
  <w:comment w:id="25" w:author="Matresse, Elizabeth Marie" w:date="2023-10-31T14:23:00Z" w:initials="E">
    <w:p w14:paraId="5792BCB0" w14:textId="53CA73A6" w:rsidR="00FD302D" w:rsidRDefault="00FD302D">
      <w:pPr>
        <w:pStyle w:val="CommentText"/>
      </w:pPr>
      <w:r>
        <w:rPr>
          <w:rStyle w:val="CommentReference"/>
        </w:rPr>
        <w:annotationRef/>
      </w:r>
      <w:r>
        <w:t>This is the only part of this paragraph where I felt confused as your reader. Can you explain a bit more about “brand loyalty” in the face of growing choice? Is this a cause or correlation?</w:t>
      </w:r>
    </w:p>
  </w:comment>
  <w:comment w:id="26" w:author="Matresse, Elizabeth Marie" w:date="2023-10-31T14:27:00Z" w:initials="E">
    <w:p w14:paraId="1407C9E5" w14:textId="747A6774" w:rsidR="00FD302D" w:rsidRDefault="00FD302D">
      <w:pPr>
        <w:pStyle w:val="CommentText"/>
      </w:pPr>
      <w:r>
        <w:rPr>
          <w:rStyle w:val="CommentReference"/>
        </w:rPr>
        <w:annotationRef/>
      </w:r>
      <w:r>
        <w:t>Will we learn more about how higher cost results from inbreeding/deleterious genetic conditions?</w:t>
      </w:r>
    </w:p>
  </w:comment>
  <w:comment w:id="27" w:author="Matresse, Elizabeth Marie" w:date="2023-10-31T14:27:00Z" w:initials="E">
    <w:p w14:paraId="4DB71BC5" w14:textId="0E89040D" w:rsidR="00FD302D" w:rsidRDefault="00FD302D">
      <w:pPr>
        <w:pStyle w:val="CommentText"/>
      </w:pPr>
      <w:r>
        <w:rPr>
          <w:rStyle w:val="CommentReference"/>
        </w:rPr>
        <w:annotationRef/>
      </w:r>
      <w:r>
        <w:t>Breaking this into two sentences may help you clarify your meaning – as your reader, I got a bit lost as the longer sentence went on</w:t>
      </w:r>
    </w:p>
  </w:comment>
  <w:comment w:id="28" w:author="Matresse, Elizabeth Marie" w:date="2023-10-31T14:28:00Z" w:initials="E">
    <w:p w14:paraId="603C58AE" w14:textId="59F7E077" w:rsidR="00FD302D" w:rsidRDefault="00FD302D">
      <w:pPr>
        <w:pStyle w:val="CommentText"/>
      </w:pPr>
      <w:r>
        <w:rPr>
          <w:rStyle w:val="CommentReference"/>
        </w:rPr>
        <w:annotationRef/>
      </w:r>
      <w:r>
        <w:t>This is repeated in your second paragraph – it might be a good idea to think of a new way to word these ideas in this paragraph!</w:t>
      </w:r>
    </w:p>
  </w:comment>
  <w:comment w:id="29" w:author="Matresse, Elizabeth Marie" w:date="2023-10-31T14:30:00Z" w:initials="E">
    <w:p w14:paraId="35D72B94" w14:textId="600BDE1F" w:rsidR="00FD302D" w:rsidRDefault="00FD302D">
      <w:pPr>
        <w:pStyle w:val="CommentText"/>
      </w:pPr>
      <w:r>
        <w:rPr>
          <w:rStyle w:val="CommentReference"/>
        </w:rPr>
        <w:annotationRef/>
      </w:r>
      <w:r>
        <w:t>Awesome! We’re getting to the “how” here!</w:t>
      </w:r>
    </w:p>
  </w:comment>
  <w:comment w:id="30" w:author="Matresse, Elizabeth Marie" w:date="2023-10-31T14:30:00Z" w:initials="E">
    <w:p w14:paraId="65958327" w14:textId="4A534CDB" w:rsidR="001A7323" w:rsidRDefault="001A7323">
      <w:pPr>
        <w:pStyle w:val="CommentText"/>
      </w:pPr>
      <w:r>
        <w:rPr>
          <w:rStyle w:val="CommentReference"/>
        </w:rPr>
        <w:annotationRef/>
      </w:r>
      <w:r>
        <w:t>Is this solely related to a drop in the bull population?</w:t>
      </w:r>
    </w:p>
  </w:comment>
  <w:comment w:id="35" w:author="Matresse, Elizabeth Marie" w:date="2023-10-31T14:32:00Z" w:initials="E">
    <w:p w14:paraId="60240973" w14:textId="098C917B" w:rsidR="001A7323" w:rsidRDefault="001A7323">
      <w:pPr>
        <w:pStyle w:val="CommentText"/>
      </w:pPr>
      <w:r>
        <w:rPr>
          <w:rStyle w:val="CommentReference"/>
        </w:rPr>
        <w:annotationRef/>
      </w:r>
      <w:r>
        <w:t>This is a great paragraph as well – very clear and well-organized</w:t>
      </w:r>
    </w:p>
  </w:comment>
  <w:comment w:id="36" w:author="Matresse, Elizabeth Marie" w:date="2023-10-31T14:34:00Z" w:initials="E">
    <w:p w14:paraId="395ADF31" w14:textId="0941C806" w:rsidR="001A7323" w:rsidRDefault="001A7323">
      <w:pPr>
        <w:pStyle w:val="CommentText"/>
      </w:pPr>
      <w:r>
        <w:rPr>
          <w:rStyle w:val="CommentReference"/>
        </w:rPr>
        <w:annotationRef/>
      </w:r>
      <w:r>
        <w:t xml:space="preserve">This is also a very clear paragraph, but it did make me wonder: Do you think you might have space earlier in the introduction to foreshadow or gesture toward how cost and inbreeding are connected, </w:t>
      </w:r>
      <w:r>
        <w:t>i.e. population depression?</w:t>
      </w:r>
    </w:p>
  </w:comment>
  <w:comment w:id="38" w:author="Matresse, Elizabeth Marie" w:date="2023-10-31T14:37:00Z" w:initials="E">
    <w:p w14:paraId="56120127" w14:textId="6B3D0357" w:rsidR="001A7323" w:rsidRDefault="001A7323">
      <w:pPr>
        <w:pStyle w:val="CommentText"/>
      </w:pPr>
      <w:r>
        <w:rPr>
          <w:rStyle w:val="CommentReference"/>
        </w:rPr>
        <w:annotationRef/>
      </w:r>
      <w:r>
        <w:t>Very clear paragraph</w:t>
      </w:r>
    </w:p>
  </w:comment>
  <w:comment w:id="39" w:author="Matresse, Elizabeth Marie" w:date="2023-10-31T14:39:00Z" w:initials="E">
    <w:p w14:paraId="0FF1222F" w14:textId="18CEEDDB" w:rsidR="001A7323" w:rsidRDefault="001A7323">
      <w:pPr>
        <w:pStyle w:val="CommentText"/>
      </w:pPr>
      <w:r>
        <w:rPr>
          <w:rStyle w:val="CommentReference"/>
        </w:rPr>
        <w:annotationRef/>
      </w:r>
      <w:r>
        <w:t>Do inbreeding rates not have a price specifically for Dairy Farmers?</w:t>
      </w:r>
    </w:p>
  </w:comment>
  <w:comment w:id="40" w:author="Matresse, Elizabeth Marie" w:date="2023-10-31T14:40:00Z" w:initials="E">
    <w:p w14:paraId="79230B39" w14:textId="717728BB" w:rsidR="001A7323" w:rsidRDefault="001A7323">
      <w:pPr>
        <w:pStyle w:val="CommentText"/>
      </w:pPr>
      <w:r>
        <w:rPr>
          <w:rStyle w:val="CommentReference"/>
        </w:rPr>
        <w:annotationRef/>
      </w:r>
      <w:r w:rsidR="00A412D2">
        <w:t>Also very clear!</w:t>
      </w:r>
    </w:p>
  </w:comment>
  <w:comment w:id="41" w:author="Matresse, Elizabeth Marie" w:date="2023-10-31T14:42:00Z" w:initials="E">
    <w:p w14:paraId="63383000" w14:textId="5318D2C0" w:rsidR="00A412D2" w:rsidRDefault="00A412D2">
      <w:pPr>
        <w:pStyle w:val="CommentText"/>
      </w:pPr>
      <w:r>
        <w:rPr>
          <w:rStyle w:val="CommentReference"/>
        </w:rPr>
        <w:annotationRef/>
      </w:r>
      <w:r>
        <w:t xml:space="preserve">This appeared to flow logically, although there are some industry terms </w:t>
      </w:r>
      <w:r>
        <w:t>here I’m not familiar with! It would be good to have this section looked over by someone in your field, just in case.</w:t>
      </w:r>
    </w:p>
  </w:comment>
  <w:comment w:id="42" w:author="Matresse, Elizabeth Marie" w:date="2023-10-31T14:43:00Z" w:initials="E">
    <w:p w14:paraId="6E413DE9" w14:textId="62D9C81D" w:rsidR="00A412D2" w:rsidRDefault="00A412D2">
      <w:pPr>
        <w:pStyle w:val="CommentText"/>
      </w:pPr>
      <w:r>
        <w:rPr>
          <w:rStyle w:val="CommentReference"/>
        </w:rPr>
        <w:annotationRef/>
      </w:r>
      <w:r>
        <w:t>Also appeared to be structured logically and correctly – be sure to have someone check the field-specific terms you’re using!</w:t>
      </w:r>
    </w:p>
  </w:comment>
  <w:comment w:id="43" w:author="Matresse, Elizabeth Marie" w:date="2023-10-31T14:44:00Z" w:initials="E">
    <w:p w14:paraId="063956A7" w14:textId="6AA1B489" w:rsidR="00A412D2" w:rsidRDefault="00A412D2">
      <w:pPr>
        <w:pStyle w:val="CommentText"/>
      </w:pPr>
      <w:r>
        <w:rPr>
          <w:rStyle w:val="CommentReference"/>
        </w:rPr>
        <w:annotationRef/>
      </w:r>
      <w:r>
        <w:t>Awesome! Thanks for defining this</w:t>
      </w:r>
    </w:p>
  </w:comment>
  <w:comment w:id="44" w:author="Matresse, Elizabeth Marie" w:date="2023-10-31T14:45:00Z" w:initials="E">
    <w:p w14:paraId="5604A3FF" w14:textId="4AC3E5D0" w:rsidR="00A412D2" w:rsidRDefault="00A412D2">
      <w:pPr>
        <w:pStyle w:val="CommentText"/>
      </w:pPr>
      <w:r>
        <w:rPr>
          <w:rStyle w:val="CommentReference"/>
        </w:rPr>
        <w:annotationRef/>
      </w:r>
      <w:r>
        <w:t>This paragraph is great and does a good job of establishing the exigency of your argument</w:t>
      </w:r>
    </w:p>
  </w:comment>
  <w:comment w:id="45" w:author="Matresse, Elizabeth Marie" w:date="2023-10-31T14:45:00Z" w:initials="E">
    <w:p w14:paraId="5CCF6614" w14:textId="72C3358B" w:rsidR="00A412D2" w:rsidRDefault="00A412D2">
      <w:pPr>
        <w:pStyle w:val="CommentText"/>
      </w:pPr>
      <w:r>
        <w:rPr>
          <w:rStyle w:val="CommentReference"/>
        </w:rPr>
        <w:annotationRef/>
      </w:r>
      <w:r>
        <w:t>It might be worth double-checking word choice here!</w:t>
      </w:r>
    </w:p>
  </w:comment>
  <w:comment w:id="49" w:author="Matresse, Elizabeth Marie" w:date="2023-10-31T14:47:00Z" w:initials="E">
    <w:p w14:paraId="6C0BE914" w14:textId="5EBFF462" w:rsidR="00A412D2" w:rsidRDefault="00A412D2">
      <w:pPr>
        <w:pStyle w:val="CommentText"/>
      </w:pPr>
      <w:r>
        <w:rPr>
          <w:rStyle w:val="CommentReference"/>
        </w:rPr>
        <w:annotationRef/>
      </w:r>
      <w:r>
        <w:t>good</w:t>
      </w:r>
    </w:p>
  </w:comment>
  <w:comment w:id="50" w:author="Matresse, Elizabeth Marie" w:date="2023-10-31T14:48:00Z" w:initials="E">
    <w:p w14:paraId="68123CED" w14:textId="7122C40D" w:rsidR="00A412D2" w:rsidRDefault="00A412D2">
      <w:pPr>
        <w:pStyle w:val="CommentText"/>
      </w:pPr>
      <w:r>
        <w:rPr>
          <w:rStyle w:val="CommentReference"/>
        </w:rPr>
        <w:annotationRef/>
      </w:r>
      <w:r>
        <w:t>good!</w:t>
      </w:r>
    </w:p>
  </w:comment>
  <w:comment w:id="51" w:author="Matresse, Elizabeth Marie" w:date="2023-10-31T14:49:00Z" w:initials="E">
    <w:p w14:paraId="24D68AD1" w14:textId="5BFD41CC" w:rsidR="00A412D2" w:rsidRDefault="00A412D2">
      <w:pPr>
        <w:pStyle w:val="CommentText"/>
      </w:pPr>
      <w:r>
        <w:rPr>
          <w:rStyle w:val="CommentReference"/>
        </w:rPr>
        <w:annotationRef/>
      </w:r>
      <w:r>
        <w:t xml:space="preserve">Interesting! </w:t>
      </w:r>
    </w:p>
  </w:comment>
  <w:comment w:id="52" w:author="Matresse, Elizabeth Marie" w:date="2023-10-31T14:49:00Z" w:initials="E">
    <w:p w14:paraId="38328179" w14:textId="670717C5" w:rsidR="00A412D2" w:rsidRDefault="00A412D2">
      <w:pPr>
        <w:pStyle w:val="CommentText"/>
      </w:pPr>
      <w:r>
        <w:rPr>
          <w:rStyle w:val="CommentReference"/>
        </w:rPr>
        <w:annotationRef/>
      </w:r>
      <w:r>
        <w:t>Another good and clear paragraph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216E96" w15:done="0"/>
  <w15:commentEx w15:paraId="5792BCB0" w15:done="0"/>
  <w15:commentEx w15:paraId="1407C9E5" w15:done="0"/>
  <w15:commentEx w15:paraId="4DB71BC5" w15:done="0"/>
  <w15:commentEx w15:paraId="603C58AE" w15:done="0"/>
  <w15:commentEx w15:paraId="35D72B94" w15:done="0"/>
  <w15:commentEx w15:paraId="65958327" w15:done="0"/>
  <w15:commentEx w15:paraId="60240973" w15:done="0"/>
  <w15:commentEx w15:paraId="395ADF31" w15:done="0"/>
  <w15:commentEx w15:paraId="56120127" w15:done="0"/>
  <w15:commentEx w15:paraId="0FF1222F" w15:done="0"/>
  <w15:commentEx w15:paraId="79230B39" w15:done="0"/>
  <w15:commentEx w15:paraId="63383000" w15:done="0"/>
  <w15:commentEx w15:paraId="6E413DE9" w15:done="0"/>
  <w15:commentEx w15:paraId="063956A7" w15:done="0"/>
  <w15:commentEx w15:paraId="5604A3FF" w15:done="0"/>
  <w15:commentEx w15:paraId="5CCF6614" w15:done="0"/>
  <w15:commentEx w15:paraId="6C0BE914" w15:done="0"/>
  <w15:commentEx w15:paraId="68123CED" w15:done="0"/>
  <w15:commentEx w15:paraId="24D68AD1" w15:done="0"/>
  <w15:commentEx w15:paraId="383281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EB8BB2" w16cex:dateUtc="2023-10-31T19:20:00Z"/>
  <w16cex:commentExtensible w16cex:durableId="28EB8C65" w16cex:dateUtc="2023-10-31T19:23:00Z"/>
  <w16cex:commentExtensible w16cex:durableId="28EB8D3B" w16cex:dateUtc="2023-10-31T19:27:00Z"/>
  <w16cex:commentExtensible w16cex:durableId="28EB8D5E" w16cex:dateUtc="2023-10-31T19:27:00Z"/>
  <w16cex:commentExtensible w16cex:durableId="28EB8DA7" w16cex:dateUtc="2023-10-31T19:28:00Z"/>
  <w16cex:commentExtensible w16cex:durableId="28EB8DF6" w16cex:dateUtc="2023-10-31T19:30:00Z"/>
  <w16cex:commentExtensible w16cex:durableId="28EB8E1B" w16cex:dateUtc="2023-10-31T19:30:00Z"/>
  <w16cex:commentExtensible w16cex:durableId="28EB8E75" w16cex:dateUtc="2023-10-31T19:32:00Z"/>
  <w16cex:commentExtensible w16cex:durableId="28EB8EF9" w16cex:dateUtc="2023-10-31T19:34:00Z"/>
  <w16cex:commentExtensible w16cex:durableId="28EB8FA5" w16cex:dateUtc="2023-10-31T19:37:00Z"/>
  <w16cex:commentExtensible w16cex:durableId="28EB9014" w16cex:dateUtc="2023-10-31T19:39:00Z"/>
  <w16cex:commentExtensible w16cex:durableId="28EB9068" w16cex:dateUtc="2023-10-31T19:40:00Z"/>
  <w16cex:commentExtensible w16cex:durableId="28EB90D5" w16cex:dateUtc="2023-10-31T19:42:00Z"/>
  <w16cex:commentExtensible w16cex:durableId="28EB911E" w16cex:dateUtc="2023-10-31T19:43:00Z"/>
  <w16cex:commentExtensible w16cex:durableId="28EB914A" w16cex:dateUtc="2023-10-31T19:44:00Z"/>
  <w16cex:commentExtensible w16cex:durableId="28EB916E" w16cex:dateUtc="2023-10-31T19:45:00Z"/>
  <w16cex:commentExtensible w16cex:durableId="28EB91A1" w16cex:dateUtc="2023-10-31T19:45:00Z"/>
  <w16cex:commentExtensible w16cex:durableId="28EB9201" w16cex:dateUtc="2023-10-31T19:47:00Z"/>
  <w16cex:commentExtensible w16cex:durableId="28EB9243" w16cex:dateUtc="2023-10-31T19:48:00Z"/>
  <w16cex:commentExtensible w16cex:durableId="28EB9268" w16cex:dateUtc="2023-10-31T19:49:00Z"/>
  <w16cex:commentExtensible w16cex:durableId="28EB927C" w16cex:dateUtc="2023-10-31T19: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216E96" w16cid:durableId="28EB8BB2"/>
  <w16cid:commentId w16cid:paraId="5792BCB0" w16cid:durableId="28EB8C65"/>
  <w16cid:commentId w16cid:paraId="1407C9E5" w16cid:durableId="28EB8D3B"/>
  <w16cid:commentId w16cid:paraId="4DB71BC5" w16cid:durableId="28EB8D5E"/>
  <w16cid:commentId w16cid:paraId="603C58AE" w16cid:durableId="28EB8DA7"/>
  <w16cid:commentId w16cid:paraId="35D72B94" w16cid:durableId="28EB8DF6"/>
  <w16cid:commentId w16cid:paraId="65958327" w16cid:durableId="28EB8E1B"/>
  <w16cid:commentId w16cid:paraId="60240973" w16cid:durableId="28EB8E75"/>
  <w16cid:commentId w16cid:paraId="395ADF31" w16cid:durableId="28EB8EF9"/>
  <w16cid:commentId w16cid:paraId="56120127" w16cid:durableId="28EB8FA5"/>
  <w16cid:commentId w16cid:paraId="0FF1222F" w16cid:durableId="28EB9014"/>
  <w16cid:commentId w16cid:paraId="79230B39" w16cid:durableId="28EB9068"/>
  <w16cid:commentId w16cid:paraId="63383000" w16cid:durableId="28EB90D5"/>
  <w16cid:commentId w16cid:paraId="6E413DE9" w16cid:durableId="28EB911E"/>
  <w16cid:commentId w16cid:paraId="063956A7" w16cid:durableId="28EB914A"/>
  <w16cid:commentId w16cid:paraId="5604A3FF" w16cid:durableId="28EB916E"/>
  <w16cid:commentId w16cid:paraId="5CCF6614" w16cid:durableId="28EB91A1"/>
  <w16cid:commentId w16cid:paraId="6C0BE914" w16cid:durableId="28EB9201"/>
  <w16cid:commentId w16cid:paraId="68123CED" w16cid:durableId="28EB9243"/>
  <w16cid:commentId w16cid:paraId="24D68AD1" w16cid:durableId="28EB9268"/>
  <w16cid:commentId w16cid:paraId="38328179" w16cid:durableId="28EB92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E847C1" w14:textId="77777777" w:rsidR="0050669C" w:rsidRDefault="0050669C" w:rsidP="00B0057B">
      <w:pPr>
        <w:spacing w:after="0" w:line="240" w:lineRule="auto"/>
      </w:pPr>
      <w:r>
        <w:separator/>
      </w:r>
    </w:p>
  </w:endnote>
  <w:endnote w:type="continuationSeparator" w:id="0">
    <w:p w14:paraId="779812A4" w14:textId="77777777" w:rsidR="0050669C" w:rsidRDefault="0050669C" w:rsidP="00B005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A92DDF" w14:textId="77777777" w:rsidR="0050669C" w:rsidRDefault="0050669C" w:rsidP="00B0057B">
      <w:pPr>
        <w:spacing w:after="0" w:line="240" w:lineRule="auto"/>
      </w:pPr>
      <w:r>
        <w:separator/>
      </w:r>
    </w:p>
  </w:footnote>
  <w:footnote w:type="continuationSeparator" w:id="0">
    <w:p w14:paraId="63834178" w14:textId="77777777" w:rsidR="0050669C" w:rsidRDefault="0050669C" w:rsidP="00B0057B">
      <w:pPr>
        <w:spacing w:after="0" w:line="240" w:lineRule="auto"/>
      </w:pPr>
      <w:r>
        <w:continuationSeparator/>
      </w:r>
    </w:p>
  </w:footnote>
  <w:footnote w:id="1">
    <w:p w14:paraId="392F89BB" w14:textId="33C42FDB" w:rsidR="00767E7B" w:rsidRDefault="00767E7B">
      <w:pPr>
        <w:pStyle w:val="FootnoteText"/>
      </w:pPr>
      <w:r>
        <w:rPr>
          <w:rStyle w:val="FootnoteReference"/>
        </w:rPr>
        <w:footnoteRef/>
      </w:r>
      <w:r>
        <w:t xml:space="preserve"> </w:t>
      </w:r>
      <w:r w:rsidRPr="00767E7B">
        <w:t>The number of individuals that an idealized population would need to have for inbreeding rates to be the same as in the actual population</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130C0"/>
    <w:multiLevelType w:val="hybridMultilevel"/>
    <w:tmpl w:val="58F64482"/>
    <w:lvl w:ilvl="0" w:tplc="AFBC69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82149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lizabeth">
    <w15:presenceInfo w15:providerId="AD" w15:userId="S::emm4@illinois.edu::dad8258e-ffb3-4d90-aa1f-7ac1644e735b"/>
  </w15:person>
  <w15:person w15:author="Matresse, Elizabeth Marie">
    <w15:presenceInfo w15:providerId="AD" w15:userId="S::emm4@illinois.edu::dad8258e-ffb3-4d90-aa1f-7ac1644e735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57B"/>
    <w:rsid w:val="00091531"/>
    <w:rsid w:val="00147AE2"/>
    <w:rsid w:val="001A7323"/>
    <w:rsid w:val="001C3672"/>
    <w:rsid w:val="00215F74"/>
    <w:rsid w:val="00236C47"/>
    <w:rsid w:val="00266894"/>
    <w:rsid w:val="002D44B8"/>
    <w:rsid w:val="00360DF7"/>
    <w:rsid w:val="004D1E53"/>
    <w:rsid w:val="0050669C"/>
    <w:rsid w:val="00526D1F"/>
    <w:rsid w:val="00634589"/>
    <w:rsid w:val="00767E7B"/>
    <w:rsid w:val="00877A2C"/>
    <w:rsid w:val="009572E6"/>
    <w:rsid w:val="00A05A23"/>
    <w:rsid w:val="00A412D2"/>
    <w:rsid w:val="00A67730"/>
    <w:rsid w:val="00AB3024"/>
    <w:rsid w:val="00B0057B"/>
    <w:rsid w:val="00B6124D"/>
    <w:rsid w:val="00DB7338"/>
    <w:rsid w:val="00FD30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EA79E7"/>
  <w15:chartTrackingRefBased/>
  <w15:docId w15:val="{2CB2E27E-E869-4815-A0E4-5A339D96F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57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57B"/>
    <w:rPr>
      <w:rFonts w:asciiTheme="majorHAnsi" w:eastAsiaTheme="majorEastAsia" w:hAnsiTheme="majorHAnsi" w:cstheme="majorBidi"/>
      <w:color w:val="2F5496" w:themeColor="accent1" w:themeShade="BF"/>
      <w:sz w:val="32"/>
      <w:szCs w:val="32"/>
    </w:rPr>
  </w:style>
  <w:style w:type="paragraph" w:styleId="FootnoteText">
    <w:name w:val="footnote text"/>
    <w:basedOn w:val="Normal"/>
    <w:link w:val="FootnoteTextChar"/>
    <w:uiPriority w:val="99"/>
    <w:semiHidden/>
    <w:unhideWhenUsed/>
    <w:rsid w:val="00B005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0057B"/>
    <w:rPr>
      <w:sz w:val="20"/>
      <w:szCs w:val="20"/>
    </w:rPr>
  </w:style>
  <w:style w:type="character" w:styleId="FootnoteReference">
    <w:name w:val="footnote reference"/>
    <w:basedOn w:val="DefaultParagraphFont"/>
    <w:uiPriority w:val="99"/>
    <w:semiHidden/>
    <w:unhideWhenUsed/>
    <w:rsid w:val="00B0057B"/>
    <w:rPr>
      <w:vertAlign w:val="superscript"/>
    </w:rPr>
  </w:style>
  <w:style w:type="paragraph" w:styleId="Caption">
    <w:name w:val="caption"/>
    <w:basedOn w:val="Normal"/>
    <w:next w:val="Normal"/>
    <w:uiPriority w:val="35"/>
    <w:unhideWhenUsed/>
    <w:qFormat/>
    <w:rsid w:val="004D1E53"/>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147AE2"/>
    <w:rPr>
      <w:color w:val="808080"/>
    </w:rPr>
  </w:style>
  <w:style w:type="paragraph" w:styleId="Revision">
    <w:name w:val="Revision"/>
    <w:hidden/>
    <w:uiPriority w:val="99"/>
    <w:semiHidden/>
    <w:rsid w:val="00526D1F"/>
    <w:pPr>
      <w:spacing w:after="0" w:line="240" w:lineRule="auto"/>
    </w:pPr>
  </w:style>
  <w:style w:type="character" w:styleId="CommentReference">
    <w:name w:val="annotation reference"/>
    <w:basedOn w:val="DefaultParagraphFont"/>
    <w:uiPriority w:val="99"/>
    <w:semiHidden/>
    <w:unhideWhenUsed/>
    <w:rsid w:val="00FD302D"/>
    <w:rPr>
      <w:sz w:val="16"/>
      <w:szCs w:val="16"/>
    </w:rPr>
  </w:style>
  <w:style w:type="paragraph" w:styleId="CommentText">
    <w:name w:val="annotation text"/>
    <w:basedOn w:val="Normal"/>
    <w:link w:val="CommentTextChar"/>
    <w:uiPriority w:val="99"/>
    <w:semiHidden/>
    <w:unhideWhenUsed/>
    <w:rsid w:val="00FD302D"/>
    <w:pPr>
      <w:spacing w:line="240" w:lineRule="auto"/>
    </w:pPr>
    <w:rPr>
      <w:sz w:val="20"/>
      <w:szCs w:val="20"/>
    </w:rPr>
  </w:style>
  <w:style w:type="character" w:customStyle="1" w:styleId="CommentTextChar">
    <w:name w:val="Comment Text Char"/>
    <w:basedOn w:val="DefaultParagraphFont"/>
    <w:link w:val="CommentText"/>
    <w:uiPriority w:val="99"/>
    <w:semiHidden/>
    <w:rsid w:val="00FD302D"/>
    <w:rPr>
      <w:sz w:val="20"/>
      <w:szCs w:val="20"/>
    </w:rPr>
  </w:style>
  <w:style w:type="paragraph" w:styleId="CommentSubject">
    <w:name w:val="annotation subject"/>
    <w:basedOn w:val="CommentText"/>
    <w:next w:val="CommentText"/>
    <w:link w:val="CommentSubjectChar"/>
    <w:uiPriority w:val="99"/>
    <w:semiHidden/>
    <w:unhideWhenUsed/>
    <w:rsid w:val="00FD302D"/>
    <w:rPr>
      <w:b/>
      <w:bCs/>
    </w:rPr>
  </w:style>
  <w:style w:type="character" w:customStyle="1" w:styleId="CommentSubjectChar">
    <w:name w:val="Comment Subject Char"/>
    <w:basedOn w:val="CommentTextChar"/>
    <w:link w:val="CommentSubject"/>
    <w:uiPriority w:val="99"/>
    <w:semiHidden/>
    <w:rsid w:val="00FD302D"/>
    <w:rPr>
      <w:b/>
      <w:bCs/>
      <w:sz w:val="20"/>
      <w:szCs w:val="20"/>
    </w:rPr>
  </w:style>
  <w:style w:type="paragraph" w:styleId="ListParagraph">
    <w:name w:val="List Paragraph"/>
    <w:basedOn w:val="Normal"/>
    <w:uiPriority w:val="34"/>
    <w:qFormat/>
    <w:rsid w:val="00877A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7C0FFD-213F-45B7-A2C3-5E2B62D5D6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6</Pages>
  <Words>2248</Words>
  <Characters>11669</Characters>
  <Application>Microsoft Office Word</Application>
  <DocSecurity>0</DocSecurity>
  <Lines>164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Funes Leal, Victor Exequiel</dc:creator>
  <cp:keywords/>
  <dc:description/>
  <cp:lastModifiedBy>Funes Leal, Victor Exequiel</cp:lastModifiedBy>
  <cp:revision>2</cp:revision>
  <dcterms:created xsi:type="dcterms:W3CDTF">2023-10-31T22:48:00Z</dcterms:created>
  <dcterms:modified xsi:type="dcterms:W3CDTF">2023-10-31T22:48:00Z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cf7750d390ec8a74a326aafd893b95105bf63135687b85fde0706881ca2849d4</vt:lpwstr>
  </property>
</Properties>
</file>